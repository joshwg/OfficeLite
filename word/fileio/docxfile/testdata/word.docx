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06498" w14:textId="18DEA3CB" w:rsidR="004239F7" w:rsidRDefault="00B553EC" w:rsidP="00B553EC">
      <w:pPr>
        <w:pStyle w:val="Title"/>
      </w:pPr>
      <w:r>
        <w:t>Word Fixture</w:t>
      </w:r>
    </w:p>
    <w:p w14:paraId="26DBE1BD" w14:textId="36D15E9F" w:rsidR="00B553EC" w:rsidRDefault="00B553EC">
      <w:pPr>
        <w:pStyle w:val="TOC1"/>
        <w:tabs>
          <w:tab w:val="right" w:leader="dot" w:pos="10790"/>
        </w:tabs>
        <w:rPr>
          <w:noProof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>
        <w:rPr>
          <w:noProof/>
        </w:rPr>
        <w:t>First Heading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_Toc243999767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5C6FD185" w14:textId="24FF4E60" w:rsidR="00B553EC" w:rsidRDefault="00B553EC">
      <w:pPr>
        <w:pStyle w:val="TOC2"/>
        <w:tabs>
          <w:tab w:val="right" w:leader="dot" w:pos="10790"/>
        </w:tabs>
        <w:rPr>
          <w:noProof/>
        </w:rPr>
      </w:pPr>
      <w:r>
        <w:rPr>
          <w:noProof/>
        </w:rPr>
        <w:t>Table Section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_Toc243999768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6586B775" w14:textId="48C5CE8E" w:rsidR="00B553EC" w:rsidRDefault="00B553EC" w:rsidP="00B553EC">
      <w:r>
        <w:fldChar w:fldCharType="end"/>
      </w:r>
    </w:p>
    <w:p w14:paraId="512CC803" w14:textId="3E01F441" w:rsidR="00B553EC" w:rsidRDefault="00B553EC" w:rsidP="00B553EC">
      <w:pPr>
        <w:pStyle w:val="Heading1"/>
      </w:pPr>
      <w:bookmarkStart w:id="0" w:name="_Toc243999767"/>
      <w:r>
        <w:t>First Heading</w:t>
      </w:r>
      <w:bookmarkEnd w:id="0"/>
    </w:p>
    <w:p w14:paraId="7A49D8B9" w14:textId="4C2CB3F2" w:rsidR="00B553EC" w:rsidRDefault="00B553EC" w:rsidP="00B553EC">
      <w:commentRangeStart w:id="1"/>
      <w:r>
        <w:t xml:space="preserve">Some text with </w:t>
      </w:r>
      <w:r>
        <w:rPr>
          <w:b/>
        </w:rPr>
        <w:t>bold</w:t>
      </w:r>
      <w:r>
        <w:t xml:space="preserve"> and a </w:t>
      </w:r>
      <w:hyperlink r:id="rId7" w:tooltip="Example tip" w:history="1">
        <w:r>
          <w:rPr>
            <w:rStyle w:val="Hyperlink"/>
          </w:rPr>
          <w:t>hyperlink</w:t>
        </w:r>
      </w:hyperlink>
      <w:r>
        <w:t>. Footnote here</w:t>
      </w:r>
      <w:r>
        <w:rPr>
          <w:rStyle w:val="FootnoteReference"/>
        </w:rPr>
        <w:footnoteReference w:id="1"/>
      </w:r>
      <w:r>
        <w:t xml:space="preserve"> and page </w:t>
      </w:r>
      <w:r>
        <w:fldChar w:fldCharType="begin"/>
      </w:r>
      <w:r>
        <w:instrText xml:space="preserve"> PAGE  </w:instrText>
      </w:r>
      <w:r>
        <w:fldChar w:fldCharType="separate"/>
      </w:r>
      <w:r>
        <w:rPr>
          <w:noProof/>
        </w:rPr>
        <w:t>1</w:t>
      </w:r>
      <w:r>
        <w:fldChar w:fldCharType="end"/>
      </w:r>
      <w:commentRangeEnd w:id="1"/>
      <w:r>
        <w:rPr>
          <w:rStyle w:val="CommentReference"/>
          <w:sz w:val="24"/>
          <w:szCs w:val="24"/>
        </w:rPr>
        <w:commentReference w:id="1"/>
      </w:r>
    </w:p>
    <w:p w14:paraId="24383EA6" w14:textId="08C4FD60" w:rsidR="00B553EC" w:rsidRDefault="00B553EC" w:rsidP="00B553EC">
      <w:pPr>
        <w:pStyle w:val="ListParagraph"/>
        <w:numPr>
          <w:ilvl w:val="0"/>
          <w:numId w:val="1"/>
        </w:numPr>
      </w:pPr>
      <w:r>
        <w:t>Bullet A</w:t>
      </w:r>
    </w:p>
    <w:p w14:paraId="0C6F9F78" w14:textId="31456675" w:rsidR="00B553EC" w:rsidRDefault="00B553EC" w:rsidP="00B553EC">
      <w:pPr>
        <w:pStyle w:val="ListParagraph"/>
        <w:numPr>
          <w:ilvl w:val="0"/>
          <w:numId w:val="1"/>
        </w:numPr>
      </w:pPr>
      <w:r>
        <w:t>Bullet B</w:t>
      </w:r>
    </w:p>
    <w:p w14:paraId="7B5E49F3" w14:textId="29AB4479" w:rsidR="00B553EC" w:rsidRDefault="00B553EC" w:rsidP="00B553EC">
      <w:pPr>
        <w:pStyle w:val="ListParagraph"/>
        <w:numPr>
          <w:ilvl w:val="0"/>
          <w:numId w:val="2"/>
        </w:numPr>
      </w:pPr>
      <w:r>
        <w:t>Number 1</w:t>
      </w:r>
    </w:p>
    <w:p w14:paraId="71ABCA2D" w14:textId="66782472" w:rsidR="00B553EC" w:rsidRDefault="00B553EC" w:rsidP="00B553EC">
      <w:pPr>
        <w:pStyle w:val="ListParagraph"/>
        <w:numPr>
          <w:ilvl w:val="0"/>
          <w:numId w:val="2"/>
        </w:numPr>
      </w:pPr>
      <w:r>
        <w:t>Number 2</w:t>
      </w:r>
    </w:p>
    <w:p w14:paraId="6AB196C4" w14:textId="28927D45" w:rsidR="00B553EC" w:rsidRDefault="00B553EC" w:rsidP="00B553EC">
      <w:pPr>
        <w:pStyle w:val="Heading2"/>
      </w:pPr>
      <w:bookmarkStart w:id="2" w:name="_Toc243999768"/>
      <w:r>
        <w:t>Table Section</w:t>
      </w:r>
      <w:bookmarkEnd w:id="2"/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00"/>
        <w:gridCol w:w="3600"/>
        <w:gridCol w:w="3600"/>
      </w:tblGrid>
      <w:tr w:rsidR="00B553EC" w14:paraId="385296B5" w14:textId="77777777" w:rsidTr="00B553EC">
        <w:tblPrEx>
          <w:tblCellMar>
            <w:top w:w="0" w:type="dxa"/>
            <w:bottom w:w="0" w:type="dxa"/>
          </w:tblCellMar>
        </w:tblPrEx>
        <w:tc>
          <w:tcPr>
            <w:tcW w:w="7200" w:type="dxa"/>
            <w:gridSpan w:val="2"/>
            <w:tcBorders>
              <w:bottom w:val="single" w:sz="4" w:space="0" w:color="auto"/>
            </w:tcBorders>
          </w:tcPr>
          <w:p w14:paraId="6AE01FE4" w14:textId="77777777" w:rsidR="00B553EC" w:rsidRDefault="00B553EC" w:rsidP="00B553EC">
            <w:r>
              <w:t>R1C1</w:t>
            </w:r>
          </w:p>
          <w:p w14:paraId="74623808" w14:textId="556DA858" w:rsidR="00B553EC" w:rsidRDefault="00B553EC" w:rsidP="00B553EC">
            <w:r>
              <w:t>R1C2</w:t>
            </w:r>
          </w:p>
        </w:tc>
        <w:tc>
          <w:tcPr>
            <w:tcW w:w="3600" w:type="dxa"/>
          </w:tcPr>
          <w:p w14:paraId="770C9239" w14:textId="57240CA5" w:rsidR="00B553EC" w:rsidRDefault="00B553EC" w:rsidP="00B553EC">
            <w:r>
              <w:t>R1C3</w:t>
            </w:r>
          </w:p>
        </w:tc>
      </w:tr>
      <w:tr w:rsidR="00B553EC" w14:paraId="61AA20FA" w14:textId="77777777" w:rsidTr="00B553EC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00"/>
          </w:tcPr>
          <w:p w14:paraId="536C7D49" w14:textId="1D06086F" w:rsidR="00B553EC" w:rsidRDefault="00B553EC" w:rsidP="00B553EC">
            <w:r>
              <w:t>R2C1</w:t>
            </w:r>
          </w:p>
        </w:tc>
        <w:tc>
          <w:tcPr>
            <w:tcW w:w="3600" w:type="dxa"/>
          </w:tcPr>
          <w:p w14:paraId="040F4A11" w14:textId="0B7E52C9" w:rsidR="00B553EC" w:rsidRDefault="00B553EC" w:rsidP="00B553EC">
            <w:r>
              <w:t>R2C2</w:t>
            </w:r>
          </w:p>
        </w:tc>
        <w:tc>
          <w:tcPr>
            <w:tcW w:w="3600" w:type="dxa"/>
            <w:vMerge w:val="restart"/>
          </w:tcPr>
          <w:p w14:paraId="414299E8" w14:textId="77777777" w:rsidR="00B553EC" w:rsidRDefault="00B553EC" w:rsidP="00B553EC">
            <w:r>
              <w:t>R2C3</w:t>
            </w:r>
          </w:p>
          <w:p w14:paraId="59991AE8" w14:textId="33173F8F" w:rsidR="00B553EC" w:rsidRDefault="00B553EC" w:rsidP="00B553EC">
            <w:r>
              <w:t>R3C3</w:t>
            </w:r>
          </w:p>
        </w:tc>
      </w:tr>
      <w:tr w:rsidR="00B553EC" w14:paraId="17653B09" w14:textId="77777777" w:rsidTr="00B553EC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56C009D6" w14:textId="498A3D37" w:rsidR="00B553EC" w:rsidRDefault="00B553EC" w:rsidP="00B553EC">
            <w:r>
              <w:t>R3C1</w:t>
            </w:r>
          </w:p>
        </w:tc>
        <w:tc>
          <w:tcPr>
            <w:tcW w:w="3600" w:type="dxa"/>
          </w:tcPr>
          <w:p w14:paraId="2046299D" w14:textId="575B5161" w:rsidR="00B553EC" w:rsidRDefault="00B553EC" w:rsidP="00B553EC">
            <w:r>
              <w:t>R3C2</w:t>
            </w:r>
          </w:p>
        </w:tc>
        <w:tc>
          <w:tcPr>
            <w:tcW w:w="3600" w:type="dxa"/>
            <w:vMerge/>
          </w:tcPr>
          <w:p w14:paraId="3EB741D4" w14:textId="6D145D0C" w:rsidR="00B553EC" w:rsidRDefault="00B553EC" w:rsidP="00B553EC"/>
        </w:tc>
      </w:tr>
    </w:tbl>
    <w:p w14:paraId="264B9F00" w14:textId="53822B42" w:rsidR="00B553EC" w:rsidRDefault="00B553EC" w:rsidP="00B553EC">
      <w:r>
        <w:t xml:space="preserve">After table, picture: </w:t>
      </w:r>
      <w:r>
        <w:rPr>
          <w:noProof/>
        </w:rPr>
        <w:drawing>
          <wp:inline distT="0" distB="0" distL="0" distR="0" wp14:anchorId="43C26F2C" wp14:editId="6648112F">
            <wp:extent cx="76200" cy="76200"/>
            <wp:effectExtent l="0" t="0" r="0" b="0"/>
            <wp:docPr id="70753307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53307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849BC" w14:textId="45616692" w:rsidR="00B553EC" w:rsidRDefault="00B553EC">
      <w:r>
        <w:br w:type="page"/>
      </w:r>
    </w:p>
    <w:p w14:paraId="44A8CE7F" w14:textId="6E286855" w:rsidR="00B553EC" w:rsidRDefault="00B553EC" w:rsidP="00B553EC">
      <w:r>
        <w:lastRenderedPageBreak/>
        <w:t xml:space="preserve">Second page. </w:t>
      </w:r>
      <w:r>
        <w:rPr>
          <w:i/>
          <w:color w:val="FF0000"/>
        </w:rPr>
        <w:t>italic red</w:t>
      </w:r>
      <w:bookmarkStart w:id="3" w:name="MyMark"/>
      <w:bookmarkEnd w:id="3"/>
    </w:p>
    <w:sdt>
      <w:sdtPr>
        <w:id w:val="2130053631"/>
        <w:placeholder>
          <w:docPart w:val="DefaultPlaceholder_-1854013440"/>
        </w:placeholder>
        <w:text/>
      </w:sdtPr>
      <w:sdtContent>
        <w:p w14:paraId="2CB1EE24" w14:textId="16E36A9E" w:rsidR="00B553EC" w:rsidRDefault="00B553EC" w:rsidP="00B553EC">
          <w:r>
            <w:t>Inside a content control</w:t>
          </w:r>
        </w:p>
      </w:sdtContent>
    </w:sdt>
    <w:p w14:paraId="0C2A104D" w14:textId="091A41CA" w:rsidR="00B553EC" w:rsidRPr="00B553EC" w:rsidRDefault="00B553EC" w:rsidP="00B553EC">
      <w:ins w:id="4" w:author="Joshua Goldstein" w:date="2026-10-27T13:22:00Z" w16du:dateUtc="2026-10-27T19:22:00Z">
        <w:r>
          <w:t>Tracked insertion.</w:t>
        </w:r>
      </w:ins>
    </w:p>
    <w:sectPr w:rsidR="00B553EC" w:rsidRPr="00B553EC" w:rsidSect="00595ACC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720" w:bottom="1008" w:left="72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Joshua Goldstein" w:date="2026-10-27T13:22:00Z" w:initials="JG">
    <w:p w14:paraId="74088AE6" w14:textId="66B6AD11" w:rsidR="00B553EC" w:rsidRDefault="00B553EC">
      <w:pPr>
        <w:pStyle w:val="CommentText"/>
      </w:pPr>
      <w:r>
        <w:rPr>
          <w:rStyle w:val="CommentReference"/>
        </w:rPr>
        <w:annotationRef/>
      </w:r>
      <w:r>
        <w:t>A comment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4088AE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FC086D9" w16cex:dateUtc="2026-10-27T19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4088AE6" w16cid:durableId="3FC086D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B1F76" w14:textId="77777777" w:rsidR="0077369E" w:rsidRDefault="0077369E" w:rsidP="00B553EC">
      <w:pPr>
        <w:spacing w:after="0" w:line="240" w:lineRule="auto"/>
      </w:pPr>
      <w:r>
        <w:separator/>
      </w:r>
    </w:p>
  </w:endnote>
  <w:endnote w:type="continuationSeparator" w:id="0">
    <w:p w14:paraId="4D654093" w14:textId="77777777" w:rsidR="0077369E" w:rsidRDefault="0077369E" w:rsidP="00B553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A355B" w14:textId="77777777" w:rsidR="00B553EC" w:rsidRDefault="00B553E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8FC76" w14:textId="578E4B2C" w:rsidR="00B553EC" w:rsidRDefault="00B553EC">
    <w:pPr>
      <w:pStyle w:val="Footer"/>
    </w:pPr>
    <w:r>
      <w:t>Footer text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3A6B7" w14:textId="77777777" w:rsidR="00B553EC" w:rsidRDefault="00B553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95D4E" w14:textId="77777777" w:rsidR="0077369E" w:rsidRDefault="0077369E" w:rsidP="00B553EC">
      <w:pPr>
        <w:spacing w:after="0" w:line="240" w:lineRule="auto"/>
      </w:pPr>
      <w:r>
        <w:separator/>
      </w:r>
    </w:p>
  </w:footnote>
  <w:footnote w:type="continuationSeparator" w:id="0">
    <w:p w14:paraId="111F1EEA" w14:textId="77777777" w:rsidR="0077369E" w:rsidRDefault="0077369E" w:rsidP="00B553EC">
      <w:pPr>
        <w:spacing w:after="0" w:line="240" w:lineRule="auto"/>
      </w:pPr>
      <w:r>
        <w:continuationSeparator/>
      </w:r>
    </w:p>
  </w:footnote>
  <w:footnote w:id="1">
    <w:p w14:paraId="70A913BE" w14:textId="03343C16" w:rsidR="00B553EC" w:rsidRDefault="00B553EC">
      <w:pPr>
        <w:pStyle w:val="FootnoteText"/>
      </w:pPr>
      <w:r>
        <w:rPr>
          <w:rStyle w:val="FootnoteReference"/>
        </w:rPr>
        <w:footnoteRef/>
      </w:r>
      <w:r>
        <w:t xml:space="preserve"> The footnote text.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F48F8" w14:textId="77777777" w:rsidR="00B553EC" w:rsidRDefault="00B553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B7D9E" w14:textId="2B2F7AFF" w:rsidR="00B553EC" w:rsidRDefault="00B553EC">
    <w:pPr>
      <w:pStyle w:val="Header"/>
    </w:pPr>
    <w:r>
      <w:t>Header text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3CCB4" w14:textId="77777777" w:rsidR="00B553EC" w:rsidRDefault="00B553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77E9A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" w15:restartNumberingAfterBreak="0">
    <w:nsid w:val="70287CD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928613221">
    <w:abstractNumId w:val="1"/>
  </w:num>
  <w:num w:numId="2" w16cid:durableId="31071609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oshua Goldstein">
    <w15:presenceInfo w15:providerId="Windows Live" w15:userId="1acc294aab4f61c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3EC"/>
    <w:rsid w:val="00231364"/>
    <w:rsid w:val="004239F7"/>
    <w:rsid w:val="00595ACC"/>
    <w:rsid w:val="0077369E"/>
    <w:rsid w:val="007D443B"/>
    <w:rsid w:val="007E74DF"/>
    <w:rsid w:val="00B55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D11B1"/>
  <w15:chartTrackingRefBased/>
  <w15:docId w15:val="{810E4A07-F31A-4C7C-B24C-33FF5D1C7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5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3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3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3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3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3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3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3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53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3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3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3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3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3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3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3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3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3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3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3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3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3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3E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53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53EC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553E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553E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553EC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B553E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553E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553E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53E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53EC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553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53EC"/>
  </w:style>
  <w:style w:type="paragraph" w:styleId="Footer">
    <w:name w:val="footer"/>
    <w:basedOn w:val="Normal"/>
    <w:link w:val="FooterChar"/>
    <w:uiPriority w:val="99"/>
    <w:unhideWhenUsed/>
    <w:rsid w:val="00B553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53EC"/>
  </w:style>
  <w:style w:type="character" w:styleId="PlaceholderText">
    <w:name w:val="Placeholder Text"/>
    <w:basedOn w:val="DefaultParagraphFont"/>
    <w:uiPriority w:val="99"/>
    <w:semiHidden/>
    <w:rsid w:val="00B553EC"/>
    <w:rPr>
      <w:color w:val="666666"/>
    </w:rPr>
  </w:style>
  <w:style w:type="paragraph" w:styleId="TOC1">
    <w:name w:val="toc 1"/>
    <w:basedOn w:val="Normal"/>
    <w:next w:val="Normal"/>
    <w:autoRedefine/>
    <w:uiPriority w:val="39"/>
    <w:unhideWhenUsed/>
    <w:rsid w:val="00B553E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553EC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glossaryDocument" Target="glossary/document.xml"/><Relationship Id="rId7" Type="http://schemas.openxmlformats.org/officeDocument/2006/relationships/hyperlink" Target="https://example.com/" TargetMode="Externa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microsoft.com/office/2016/09/relationships/commentsIds" Target="commentsIds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header" Target="header2.xml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221739-6CE8-4232-BB39-20BB1380A11C}"/>
      </w:docPartPr>
      <w:docPartBody>
        <w:p w:rsidR="00933303" w:rsidRDefault="0025595A">
          <w:r w:rsidRPr="00B46BC9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95A"/>
    <w:rsid w:val="0025595A"/>
    <w:rsid w:val="007E74DF"/>
    <w:rsid w:val="00933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5595A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Goldstein</dc:creator>
  <cp:keywords/>
  <dc:description/>
  <cp:lastModifiedBy>Joshua Goldstein</cp:lastModifiedBy>
  <cp:revision>1</cp:revision>
  <dcterms:created xsi:type="dcterms:W3CDTF">2026-10-27T19:22:00Z</dcterms:created>
  <dcterms:modified xsi:type="dcterms:W3CDTF">2026-10-27T19:22:00Z</dcterms:modified>
</cp:coreProperties>
</file>