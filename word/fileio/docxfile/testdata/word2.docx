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27A93" w14:textId="0D9B2F2C" w:rsidR="004239F7" w:rsidRDefault="00D95C1C">
      <w:pPr>
        <w:rPr>
          <w:rFonts w:eastAsiaTheme="minorEastAsia"/>
        </w:rPr>
      </w:pPr>
      <w:r>
        <w:t xml:space="preserve">Delete </w:t>
      </w:r>
      <w:del w:id="0" w:author="Joshua Goldstein" w:date="2026-10-27T13:25:00Z" w16du:dateUtc="2026-10-27T19:25:00Z">
        <w:r w:rsidDel="00D95C1C">
          <w:delText xml:space="preserve">THIS </w:delText>
        </w:r>
      </w:del>
      <w:r>
        <w:t xml:space="preserve">word. Symbol: </w:t>
      </w:r>
      <w:r>
        <w:sym w:font="Wingdings" w:char="F060"/>
      </w:r>
      <w:r>
        <w:t xml:space="preserve"> Equation: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Endnote</w:t>
      </w:r>
      <w:r>
        <w:rPr>
          <w:rStyle w:val="EndnoteReference"/>
          <w:rFonts w:eastAsiaTheme="minorEastAsia"/>
        </w:rPr>
        <w:endnoteReference w:id="1"/>
      </w:r>
      <w:r>
        <w:rPr>
          <w:rFonts w:eastAsiaTheme="minorEastAsia"/>
        </w:rPr>
        <w:t xml:space="preserve"> Inline control: </w:t>
      </w:r>
      <w:sdt>
        <w:sdtPr>
          <w:rPr>
            <w:rFonts w:eastAsiaTheme="minorEastAsia"/>
          </w:rPr>
          <w:id w:val="-13536727"/>
          <w:placeholder>
            <w:docPart w:val="DefaultPlaceholder_-1854013440"/>
          </w:placeholder>
        </w:sdtPr>
        <w:sdtContent>
          <w:r>
            <w:rPr>
              <w:rFonts w:eastAsiaTheme="minorEastAsia"/>
            </w:rPr>
            <w:t>inline value</w:t>
          </w:r>
        </w:sdtContent>
      </w:sdt>
      <w:r>
        <w:rPr>
          <w:rFonts w:eastAsiaTheme="minorEastAsia"/>
        </w:rPr>
        <w:t xml:space="preserve"> end.</w:t>
      </w:r>
    </w:p>
    <w:p w14:paraId="778857F8" w14:textId="1456951D" w:rsidR="00D95C1C" w:rsidRDefault="00D95C1C">
      <w:r>
        <w:t>Paragraph with a text box anchored.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A347D6" wp14:editId="6EA29E1F">
                <wp:simplePos x="0" y="0"/>
                <wp:positionH relativeFrom="column">
                  <wp:posOffset>812800</wp:posOffset>
                </wp:positionH>
                <wp:positionV relativeFrom="paragraph">
                  <wp:posOffset>1304925</wp:posOffset>
                </wp:positionV>
                <wp:extent cx="1905000" cy="762000"/>
                <wp:effectExtent l="0" t="0" r="19050" b="19050"/>
                <wp:wrapNone/>
                <wp:docPr id="11709723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75713F" w14:textId="6F98F6EE" w:rsidR="00D95C1C" w:rsidRDefault="00D95C1C">
                            <w:r>
                              <w:t>Text box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A347D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4pt;margin-top:102.75pt;width:150pt;height:6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" filled="f" strokeweight=".5pt">
                <v:fill o:detectmouseclick="t"/>
                <v:textbox>
                  <w:txbxContent>
                    <w:p w14:paraId="5375713F" w14:textId="6F98F6EE" w:rsidR="00D95C1C" w:rsidRDefault="00D95C1C">
                      <w:r>
                        <w:t>Text box content</w:t>
                      </w:r>
                    </w:p>
                  </w:txbxContent>
                </v:textbox>
              </v:shape>
            </w:pict>
          </mc:Fallback>
        </mc:AlternateContent>
      </w:r>
    </w:p>
    <w:p w14:paraId="4BE3F236" w14:textId="02CFDF22" w:rsidR="00D95C1C" w:rsidRDefault="00D95C1C" w:rsidP="00D95C1C">
      <w:pPr>
        <w:spacing w:after="360" w:line="360" w:lineRule="auto"/>
        <w:jc w:val="both"/>
        <w:rPr>
          <w:rFonts w:ascii="Courier New" w:hAnsi="Courier New" w:cs="Courier New"/>
          <w:smallCaps/>
          <w:strike/>
          <w:sz w:val="18"/>
          <w:u w:val="double"/>
        </w:rPr>
      </w:pPr>
      <w:r>
        <w:rPr>
          <w:rFonts w:ascii="Courier New" w:hAnsi="Courier New" w:cs="Courier New"/>
          <w:smallCaps/>
          <w:strike/>
          <w:sz w:val="18"/>
          <w:u w:val="double"/>
        </w:rPr>
        <w:t>Justified, double spaced, courier 9pt double underline small caps strike.</w:t>
      </w:r>
    </w:p>
    <w:p w14:paraId="20D28162" w14:textId="46BA5DE6" w:rsidR="00D95C1C" w:rsidRDefault="00D95C1C" w:rsidP="00D95C1C">
      <w:pPr>
        <w:tabs>
          <w:tab w:val="right" w:leader="dot" w:pos="2880"/>
        </w:tabs>
        <w:spacing w:after="360" w:line="240" w:lineRule="auto"/>
        <w:rPr>
          <w:rFonts w:ascii="Aptos" w:hAnsi="Aptos" w:cs="Courier New"/>
          <w:highlight w:val="yellow"/>
        </w:rPr>
      </w:pPr>
      <w:r>
        <w:rPr>
          <w:rFonts w:ascii="Aptos" w:hAnsi="Aptos" w:cs="Courier New"/>
          <w:highlight w:val="yellow"/>
        </w:rPr>
        <w:t>Tab</w:t>
      </w:r>
      <w:r>
        <w:rPr>
          <w:rFonts w:ascii="Aptos" w:hAnsi="Aptos" w:cs="Courier New"/>
          <w:highlight w:val="yellow"/>
        </w:rPr>
        <w:tab/>
        <w:t>right with dots</w:t>
      </w:r>
    </w:p>
    <w:p w14:paraId="1B00CCC5" w14:textId="77777777" w:rsidR="00D95C1C" w:rsidRDefault="00D95C1C" w:rsidP="00D95C1C">
      <w:pPr>
        <w:tabs>
          <w:tab w:val="right" w:leader="dot" w:pos="2880"/>
        </w:tabs>
        <w:spacing w:after="360" w:line="240" w:lineRule="auto"/>
        <w:rPr>
          <w:rFonts w:ascii="Aptos" w:hAnsi="Aptos" w:cs="Courier New"/>
          <w:highlight w:val="yellow"/>
        </w:rPr>
        <w:sectPr w:rsidR="00D95C1C" w:rsidSect="00595ACC">
          <w:pgSz w:w="12240" w:h="15840"/>
          <w:pgMar w:top="1440" w:right="720" w:bottom="1008" w:left="720" w:header="720" w:footer="720" w:gutter="0"/>
          <w:cols w:space="720"/>
          <w:docGrid w:linePitch="360"/>
        </w:sectPr>
      </w:pPr>
    </w:p>
    <w:p w14:paraId="03C44111" w14:textId="000697E1" w:rsidR="00D95C1C" w:rsidRPr="00D95C1C" w:rsidRDefault="00D95C1C" w:rsidP="00D95C1C">
      <w:pPr>
        <w:tabs>
          <w:tab w:val="right" w:leader="dot" w:pos="2880"/>
        </w:tabs>
        <w:spacing w:after="360" w:line="240" w:lineRule="auto"/>
        <w:rPr>
          <w:rFonts w:ascii="Aptos" w:hAnsi="Aptos" w:cs="Courier New"/>
          <w:highlight w:val="yellow"/>
        </w:rPr>
      </w:pPr>
      <w:r>
        <w:rPr>
          <w:rFonts w:ascii="Aptos" w:hAnsi="Aptos" w:cs="Courier New"/>
          <w:highlight w:val="yellow"/>
        </w:rPr>
        <w:lastRenderedPageBreak/>
        <w:t>Landscape two-column section. Landscape two-column section. Landscape two-column section. Landscape two-column section. Landscape two-column section. Landscape two-column section. Landscape two-column section. Landscape two-column section. Landscape two-column section. Landscape two-column section. Landscape two-</w:t>
      </w:r>
      <w:r>
        <w:rPr>
          <w:rFonts w:ascii="Aptos" w:hAnsi="Aptos" w:cs="Courier New"/>
          <w:highlight w:val="yellow"/>
        </w:rPr>
        <w:t xml:space="preserve">column section. Landscape two-column section. Landscape two-column section. Landscape two-column section. Landscape two-column section. Landscape two-column section. Landscape two-column section. Landscape two-column section. Landscape two-column section. Landscape two-column section. </w:t>
      </w:r>
    </w:p>
    <w:sectPr w:rsidR="00D95C1C" w:rsidRPr="00D95C1C" w:rsidSect="00D95C1C">
      <w:pgSz w:w="15840" w:h="12240" w:orient="landscape"/>
      <w:pgMar w:top="720" w:right="1008" w:bottom="72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729C1" w14:textId="77777777" w:rsidR="005974BA" w:rsidRDefault="005974BA" w:rsidP="00D95C1C">
      <w:pPr>
        <w:spacing w:after="0" w:line="240" w:lineRule="auto"/>
      </w:pPr>
      <w:r>
        <w:separator/>
      </w:r>
    </w:p>
  </w:endnote>
  <w:endnote w:type="continuationSeparator" w:id="0">
    <w:p w14:paraId="67923D16" w14:textId="77777777" w:rsidR="005974BA" w:rsidRDefault="005974BA" w:rsidP="00D95C1C">
      <w:pPr>
        <w:spacing w:after="0" w:line="240" w:lineRule="auto"/>
      </w:pPr>
      <w:r>
        <w:continuationSeparator/>
      </w:r>
    </w:p>
  </w:endnote>
  <w:endnote w:id="1">
    <w:p w14:paraId="133A4FEF" w14:textId="7F0D7B3B" w:rsidR="00D95C1C" w:rsidRDefault="00D95C1C">
      <w:pPr>
        <w:pStyle w:val="EndnoteText"/>
      </w:pPr>
      <w:r>
        <w:rPr>
          <w:rStyle w:val="EndnoteReference"/>
        </w:rPr>
        <w:endnoteRef/>
      </w:r>
      <w:r>
        <w:t xml:space="preserve"> Endnote text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69584" w14:textId="77777777" w:rsidR="005974BA" w:rsidRDefault="005974BA" w:rsidP="00D95C1C">
      <w:pPr>
        <w:spacing w:after="0" w:line="240" w:lineRule="auto"/>
      </w:pPr>
      <w:r>
        <w:separator/>
      </w:r>
    </w:p>
  </w:footnote>
  <w:footnote w:type="continuationSeparator" w:id="0">
    <w:p w14:paraId="78CAB23E" w14:textId="77777777" w:rsidR="005974BA" w:rsidRDefault="005974BA" w:rsidP="00D95C1C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shua Goldstein">
    <w15:presenceInfo w15:providerId="Windows Live" w15:userId="1acc294aab4f61c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C1C"/>
    <w:rsid w:val="00231364"/>
    <w:rsid w:val="004239F7"/>
    <w:rsid w:val="00595ACC"/>
    <w:rsid w:val="005974BA"/>
    <w:rsid w:val="007D443B"/>
    <w:rsid w:val="00C7245F"/>
    <w:rsid w:val="00D95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F243B9"/>
  <w15:chartTrackingRefBased/>
  <w15:docId w15:val="{AC85239A-092E-45D5-8806-DA3E4C6DB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C1C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95C1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95C1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95C1C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D95C1C"/>
    <w:rPr>
      <w:color w:val="666666"/>
    </w:rPr>
  </w:style>
  <w:style w:type="paragraph" w:styleId="Revision">
    <w:name w:val="Revision"/>
    <w:hidden/>
    <w:uiPriority w:val="99"/>
    <w:semiHidden/>
    <w:rsid w:val="00D95C1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423161-22EC-4BEF-9BEB-718BBA3267DB}"/>
      </w:docPartPr>
      <w:docPartBody>
        <w:p w:rsidR="00A62C93" w:rsidRDefault="00EE365D">
          <w:r w:rsidRPr="002D453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65D"/>
    <w:rsid w:val="00A62C93"/>
    <w:rsid w:val="00C7245F"/>
    <w:rsid w:val="00EE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365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Goldstein</dc:creator>
  <cp:keywords/>
  <dc:description/>
  <cp:lastModifiedBy>Joshua Goldstein</cp:lastModifiedBy>
  <cp:revision>1</cp:revision>
  <dcterms:created xsi:type="dcterms:W3CDTF">2026-10-27T19:25:00Z</dcterms:created>
  <dcterms:modified xsi:type="dcterms:W3CDTF">2026-10-27T19:25:00Z</dcterms:modified>
</cp:coreProperties>
</file>